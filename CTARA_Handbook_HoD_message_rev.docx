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theme+xml" PartName="/word/theme/theme1.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Message from the HoD</w:t>
      </w:r>
    </w:p>
    <w:p w:rsidR="00000000" w:rsidDel="00000000" w:rsidP="00000000" w:rsidRDefault="00000000" w:rsidRPr="00000000" w14:paraId="00000002">
      <w:pPr>
        <w:spacing w:after="120" w:lineRule="auto"/>
        <w:jc w:val="both"/>
        <w:rPr>
          <w:rFonts w:ascii="Arial" w:cs="Arial" w:eastAsia="Arial" w:hAnsi="Arial"/>
        </w:rPr>
      </w:pPr>
      <w:r w:rsidDel="00000000" w:rsidR="00000000" w:rsidRPr="00000000">
        <w:rPr>
          <w:rFonts w:ascii="Arial" w:cs="Arial" w:eastAsia="Arial" w:hAnsi="Arial"/>
          <w:rtl w:val="0"/>
        </w:rPr>
        <w:t xml:space="preserve">Dear students of 2020-22 batch,</w:t>
      </w:r>
    </w:p>
    <w:p w:rsidR="00000000" w:rsidDel="00000000" w:rsidP="00000000" w:rsidRDefault="00000000" w:rsidRPr="00000000" w14:paraId="00000003">
      <w:pPr>
        <w:spacing w:after="120" w:lineRule="auto"/>
        <w:jc w:val="both"/>
        <w:rPr>
          <w:rFonts w:ascii="Arial" w:cs="Arial" w:eastAsia="Arial" w:hAnsi="Arial"/>
        </w:rPr>
      </w:pPr>
      <w:r w:rsidDel="00000000" w:rsidR="00000000" w:rsidRPr="00000000">
        <w:rPr>
          <w:rFonts w:ascii="Arial" w:cs="Arial" w:eastAsia="Arial" w:hAnsi="Arial"/>
          <w:rtl w:val="0"/>
        </w:rPr>
        <w:t xml:space="preserve">Welcome to CTARA family!!</w:t>
      </w:r>
    </w:p>
    <w:p w:rsidR="00000000" w:rsidDel="00000000" w:rsidP="00000000" w:rsidRDefault="00000000" w:rsidRPr="00000000" w14:paraId="00000004">
      <w:pPr>
        <w:spacing w:after="120" w:lineRule="auto"/>
        <w:jc w:val="both"/>
        <w:rPr>
          <w:rFonts w:ascii="Arial" w:cs="Arial" w:eastAsia="Arial" w:hAnsi="Arial"/>
        </w:rPr>
      </w:pPr>
      <w:r w:rsidDel="00000000" w:rsidR="00000000" w:rsidRPr="00000000">
        <w:rPr>
          <w:rFonts w:ascii="Arial" w:cs="Arial" w:eastAsia="Arial" w:hAnsi="Arial"/>
          <w:rtl w:val="0"/>
        </w:rPr>
        <w:t xml:space="preserve">First of all, heartiest congratulations on getting successfully admitted to the M.Tech. (Technology and Development) program at the Centre for Technology Alternatives for Rural Areas (CTARA) at IIT Bombay.  You might be aware that you have been picked through a rigorous selection process from a large pool of candidates who were eager to join our program.  I appreciate your decision to join this somewhat unconventional post-graduate program, and also expect that you will bring with you the enthusiasm and aspirations that you expressed during the interviews.</w:t>
      </w:r>
    </w:p>
    <w:p w:rsidR="00000000" w:rsidDel="00000000" w:rsidP="00000000" w:rsidRDefault="00000000" w:rsidRPr="00000000" w14:paraId="00000005">
      <w:pPr>
        <w:spacing w:after="120" w:lineRule="auto"/>
        <w:jc w:val="both"/>
        <w:rPr>
          <w:rFonts w:ascii="Arial" w:cs="Arial" w:eastAsia="Arial" w:hAnsi="Arial"/>
        </w:rPr>
      </w:pPr>
      <w:r w:rsidDel="00000000" w:rsidR="00000000" w:rsidRPr="00000000">
        <w:rPr>
          <w:rFonts w:ascii="Arial" w:cs="Arial" w:eastAsia="Arial" w:hAnsi="Arial"/>
          <w:rtl w:val="0"/>
        </w:rPr>
        <w:t xml:space="preserve">This is a special year.  All of us are trying to cope up with the COVID-19 pandemic.  For the first time, we will try out the “online instructions”.  As both of us (instructors as well the students) are new to this mode of conducting classes, let us try to adapt ourselves and co-learn.  Please bear with us, just in case, if the things don’t work out as planned.  </w:t>
      </w:r>
    </w:p>
    <w:p w:rsidR="00000000" w:rsidDel="00000000" w:rsidP="00000000" w:rsidRDefault="00000000" w:rsidRPr="00000000" w14:paraId="00000006">
      <w:pPr>
        <w:spacing w:after="120" w:lineRule="auto"/>
        <w:jc w:val="both"/>
        <w:rPr>
          <w:rFonts w:ascii="Arial" w:cs="Arial" w:eastAsia="Arial" w:hAnsi="Arial"/>
        </w:rPr>
      </w:pPr>
      <w:r w:rsidDel="00000000" w:rsidR="00000000" w:rsidRPr="00000000">
        <w:rPr>
          <w:rFonts w:ascii="Arial" w:cs="Arial" w:eastAsia="Arial" w:hAnsi="Arial"/>
          <w:rtl w:val="0"/>
        </w:rPr>
        <w:t xml:space="preserve">Let me reiterate and emphasize few things that I already wrote to you about the program, as you prepare yourselves to join CTARA and probably change the course of your career and life:</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program was started with an objective to sensitize engineering graduates towards the wider needs of the society.  What is the role of “Technology” in addressing the “Development” issues?  Today we need professionals across various sectors who can work at the interface of “Technology”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“Development” – hence the focus of the program is on the connector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and</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between the two key words.  This is an inter-disciplinary program, which will require you to be open to new ideas, fields and subjects and “unlearn” some of the past ways of doing/ thinking while absorbing new perspectives and methodologies. </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0" w:right="0" w:hanging="360"/>
        <w:jc w:val="both"/>
        <w:rPr>
          <w:rFonts w:ascii="Arial" w:cs="Arial" w:eastAsia="Arial" w:hAnsi="Arial"/>
          <w:b w:val="0"/>
          <w:i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“Field work” and “Stakeholder Engagement” are the key features of the research work undertaken at CTARA, which is mostly “Demand-Driven” and addressing issues of the unorganized and disadvantaged sections of our society.  </w:t>
      </w:r>
      <w:ins w:author="Hewlett-Packard Company" w:id="0" w:date="2020-07-23T13:33:0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CTARA faculty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Change w:author="Hewlett-Packard Company" w:id="1" w:date="2020-07-23T13:41:00Z">
              <w:rPr>
                <w:rFonts w:ascii="Calibri" w:cs="Calibri" w:eastAsia="Calibri" w:hAnsi="Calibri"/>
                <w:b w:val="0"/>
                <w:i w:val="0"/>
                <w:smallCaps w:val="0"/>
                <w:strike w:val="0"/>
                <w:color w:val="000000"/>
                <w:sz w:val="22"/>
                <w:szCs w:val="22"/>
                <w:u w:val="none"/>
                <w:shd w:fill="auto" w:val="clear"/>
                <w:vertAlign w:val="baseline"/>
              </w:rPr>
            </w:rPrChange>
          </w:rPr>
          <w:t xml:space="preserve">work in various domains such as technology assessment, grass-root interventions, governance, policy, and consultancy.  We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regularly engage with several NGOs, government agencies and ministries, </w:t>
        </w:r>
      </w:i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go through CTARA’s website (</w:t>
      </w:r>
      <w:hyperlink r:id="rId6">
        <w:r w:rsidDel="00000000" w:rsidR="00000000" w:rsidRPr="00000000">
          <w:rPr>
            <w:rFonts w:ascii="Arial" w:cs="Arial" w:eastAsia="Arial" w:hAnsi="Arial"/>
            <w:b w:val="0"/>
            <w:i w:val="0"/>
            <w:smallCaps w:val="0"/>
            <w:strike w:val="0"/>
            <w:color w:val="0000ff"/>
            <w:sz w:val="22"/>
            <w:szCs w:val="22"/>
            <w:u w:val="single"/>
            <w:shd w:fill="auto" w:val="clear"/>
            <w:vertAlign w:val="baseline"/>
            <w:rtl w:val="0"/>
          </w:rPr>
          <w:t xml:space="preserve">www.ctara.iitb.ac.in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familiarize yourselves with the various initiatives and research projects enlisted by individual faculty.</w:t>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Many of you have expressed “social service” as the motivation to join the program.  Though I appreciate your altruism, please keep in mind that this is a professional degree program.  Please don’t leave your engineering knowledge and skills behind!  You should build on that base using the inputs received through the program at CTARA. </w:t>
      </w:r>
    </w:p>
    <w:p w:rsidR="00000000" w:rsidDel="00000000" w:rsidP="00000000" w:rsidRDefault="00000000" w:rsidRPr="00000000" w14:paraId="0000000A">
      <w:pPr>
        <w:spacing w:after="120" w:lineRule="auto"/>
        <w:jc w:val="both"/>
        <w:rPr>
          <w:rFonts w:ascii="Arial" w:cs="Arial" w:eastAsia="Arial" w:hAnsi="Arial"/>
        </w:rPr>
      </w:pPr>
      <w:r w:rsidDel="00000000" w:rsidR="00000000" w:rsidRPr="00000000">
        <w:rPr>
          <w:rFonts w:ascii="Arial" w:cs="Arial" w:eastAsia="Arial" w:hAnsi="Arial"/>
          <w:rtl w:val="0"/>
        </w:rPr>
        <w:t xml:space="preserve">As you have been already notified, the semester will be conducted in “online” mode.  Thus, access to a computer, reliable power supply and internet connection is very critical for everyone.  Please feel free to contact me if you have serious constraints in attending classes (live sessions) and/or accessing the course material through internet.  We will try our best to help you to overcome those constraints. </w:t>
      </w:r>
    </w:p>
    <w:p w:rsidR="00000000" w:rsidDel="00000000" w:rsidP="00000000" w:rsidRDefault="00000000" w:rsidRPr="00000000" w14:paraId="0000000B">
      <w:pPr>
        <w:spacing w:after="120" w:lineRule="auto"/>
        <w:jc w:val="both"/>
        <w:rPr>
          <w:rFonts w:ascii="Arial" w:cs="Arial" w:eastAsia="Arial" w:hAnsi="Arial"/>
        </w:rPr>
      </w:pPr>
      <w:r w:rsidDel="00000000" w:rsidR="00000000" w:rsidRPr="00000000">
        <w:rPr>
          <w:rFonts w:ascii="Arial" w:cs="Arial" w:eastAsia="Arial" w:hAnsi="Arial"/>
          <w:rtl w:val="0"/>
        </w:rPr>
        <w:t xml:space="preserve">Looking forward to meet you in-person, whenever the situation allows.</w:t>
      </w:r>
    </w:p>
    <w:p w:rsidR="00000000" w:rsidDel="00000000" w:rsidP="00000000" w:rsidRDefault="00000000" w:rsidRPr="00000000" w14:paraId="0000000C">
      <w:pPr>
        <w:spacing w:after="120" w:lineRule="auto"/>
        <w:jc w:val="both"/>
        <w:rPr>
          <w:rFonts w:ascii="Arial" w:cs="Arial" w:eastAsia="Arial" w:hAnsi="Arial"/>
        </w:rPr>
      </w:pPr>
      <w:r w:rsidDel="00000000" w:rsidR="00000000" w:rsidRPr="00000000">
        <w:rPr>
          <w:rFonts w:ascii="Arial" w:cs="Arial" w:eastAsia="Arial" w:hAnsi="Arial"/>
          <w:rtl w:val="0"/>
        </w:rPr>
        <w:t xml:space="preserve">Best regards,</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Anand B. Rao</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tara.iitb.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